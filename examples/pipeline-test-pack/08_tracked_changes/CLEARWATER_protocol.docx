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12.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p>
      <w:ins w:id="1" w:author="Synthetic Fixture Author" w:date="2026-10-29T00:00:00Z">
        <w:r>
          <w:t>This unresolved tracked insertion is intentionally included to test safe rejection.</w:t>
        </w:r>
      </w:ins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